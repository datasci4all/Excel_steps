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0EAEB0" w14:textId="77777777" w:rsidR="00DD472F" w:rsidRDefault="00B36623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0" w:name="_xejvzvrfbleu" w:colFirst="0" w:colLast="0"/>
      <w:bookmarkEnd w:id="0"/>
      <w:r>
        <w:t>Chapter 7</w:t>
      </w:r>
    </w:p>
    <w:p w14:paraId="6E5062D0" w14:textId="255C622D" w:rsidR="00DD472F" w:rsidRDefault="00B36623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1" w:name="_ijwhodob4a86" w:colFirst="0" w:colLast="0"/>
      <w:bookmarkEnd w:id="1"/>
      <w:r>
        <w:t xml:space="preserve">Try It Yourself: Perform </w:t>
      </w:r>
      <w:r w:rsidR="00065849">
        <w:t>a t</w:t>
      </w:r>
      <w:r>
        <w:t>-</w:t>
      </w:r>
      <w:r w:rsidR="00065849">
        <w:t>T</w:t>
      </w:r>
      <w:r>
        <w:t>est on Observational Data</w:t>
      </w:r>
    </w:p>
    <w:p w14:paraId="1CEBC458" w14:textId="77777777" w:rsidR="00DD472F" w:rsidRDefault="00B36623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</w:pPr>
      <w:bookmarkStart w:id="2" w:name="_qcny3egzcupu" w:colFirst="0" w:colLast="0"/>
      <w:bookmarkEnd w:id="2"/>
      <w:r>
        <w:t>Excel Instructions</w:t>
      </w:r>
    </w:p>
    <w:p w14:paraId="1BD82456" w14:textId="77777777" w:rsidR="00DD472F" w:rsidRDefault="00B36623" w:rsidP="00557583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the </w:t>
      </w:r>
      <w:r>
        <w:rPr>
          <w:rFonts w:ascii="Times New Roman" w:eastAsia="Times New Roman" w:hAnsi="Times New Roman" w:cs="Times New Roman"/>
          <w:sz w:val="21"/>
          <w:szCs w:val="21"/>
        </w:rPr>
        <w:t>school.csv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dataset in Excel.</w:t>
      </w:r>
    </w:p>
    <w:p w14:paraId="4DF6ABD7" w14:textId="7E98B718" w:rsidR="00DD472F" w:rsidRDefault="00B36623" w:rsidP="00557583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Verify that the first row of Column C is labeled “</w:t>
      </w:r>
      <w:proofErr w:type="spellStart"/>
      <w:r w:rsidR="00557583"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aily</w:t>
      </w:r>
      <w:r w:rsidR="00557583">
        <w:rPr>
          <w:rFonts w:ascii="Times New Roman" w:eastAsia="Times New Roman" w:hAnsi="Times New Roman" w:cs="Times New Roman"/>
          <w:sz w:val="24"/>
          <w:szCs w:val="24"/>
        </w:rPr>
        <w:t>_s</w:t>
      </w:r>
      <w:r>
        <w:rPr>
          <w:rFonts w:ascii="Times New Roman" w:eastAsia="Times New Roman" w:hAnsi="Times New Roman" w:cs="Times New Roman"/>
          <w:sz w:val="24"/>
          <w:szCs w:val="24"/>
        </w:rPr>
        <w:t>leep</w:t>
      </w:r>
      <w:r w:rsidR="00557583">
        <w:rPr>
          <w:rFonts w:ascii="Times New Roman" w:eastAsia="Times New Roman" w:hAnsi="Times New Roman" w:cs="Times New Roman"/>
          <w:sz w:val="24"/>
          <w:szCs w:val="24"/>
        </w:rPr>
        <w:t>_h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.”</w:t>
      </w:r>
    </w:p>
    <w:p w14:paraId="0B2B4494" w14:textId="77777777" w:rsidR="00DD472F" w:rsidRDefault="00B36623" w:rsidP="00557583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Calculate Sample Mean and Standard Deviation:</w:t>
      </w:r>
    </w:p>
    <w:p w14:paraId="15F2A3B5" w14:textId="77777777" w:rsidR="00DD472F" w:rsidRDefault="00B36623" w:rsidP="00557583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Cell I2, type the following expression:</w:t>
      </w:r>
    </w:p>
    <w:p w14:paraId="187F043D" w14:textId="77777777" w:rsidR="00DD472F" w:rsidRDefault="00B36623" w:rsidP="0055758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=AVERAGE(C:C)</w:t>
      </w:r>
    </w:p>
    <w:p w14:paraId="5BD25573" w14:textId="77777777" w:rsidR="00DD472F" w:rsidRDefault="00B36623" w:rsidP="0055758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your sample mean.</w:t>
      </w:r>
    </w:p>
    <w:p w14:paraId="2F250CF2" w14:textId="77777777" w:rsidR="00DD472F" w:rsidRDefault="00B36623" w:rsidP="00557583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Cell H2, type the following label: “Sample mean:”</w:t>
      </w:r>
    </w:p>
    <w:p w14:paraId="3B6E7688" w14:textId="77777777" w:rsidR="00DD472F" w:rsidRDefault="00B36623" w:rsidP="00557583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Cell I3, type the following expression:</w:t>
      </w:r>
    </w:p>
    <w:p w14:paraId="17C61859" w14:textId="77777777" w:rsidR="00DD472F" w:rsidRDefault="00B36623" w:rsidP="0055758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=STDEV.S(C:C)</w:t>
      </w:r>
    </w:p>
    <w:p w14:paraId="25A0D91D" w14:textId="77777777" w:rsidR="00DD472F" w:rsidRDefault="00B36623" w:rsidP="0055758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your sample standard deviation.</w:t>
      </w:r>
    </w:p>
    <w:p w14:paraId="26B5EBA7" w14:textId="77777777" w:rsidR="00DD472F" w:rsidRDefault="00B36623" w:rsidP="00557583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Cell H3, type the following label: “Standard deviation:”</w:t>
      </w:r>
    </w:p>
    <w:p w14:paraId="2C1E2F66" w14:textId="77777777" w:rsidR="00DD472F" w:rsidRDefault="00B36623" w:rsidP="00557583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Determine Sample Size:</w:t>
      </w:r>
    </w:p>
    <w:p w14:paraId="1D0D2BB5" w14:textId="2B9B152C" w:rsidR="00DD472F" w:rsidRDefault="00B36623" w:rsidP="00557583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Cell I4, type the following expression </w:t>
      </w:r>
      <w:r w:rsidR="00557583">
        <w:rPr>
          <w:rFonts w:ascii="Times New Roman" w:eastAsia="Times New Roman" w:hAnsi="Times New Roman" w:cs="Times New Roman"/>
          <w:sz w:val="24"/>
          <w:szCs w:val="24"/>
        </w:rPr>
        <w:t xml:space="preserve">calculating </w:t>
      </w:r>
      <w:r>
        <w:rPr>
          <w:rFonts w:ascii="Times New Roman" w:eastAsia="Times New Roman" w:hAnsi="Times New Roman" w:cs="Times New Roman"/>
          <w:sz w:val="24"/>
          <w:szCs w:val="24"/>
        </w:rPr>
        <w:t>the number of observations in the sample:</w:t>
      </w:r>
    </w:p>
    <w:p w14:paraId="1D527574" w14:textId="77777777" w:rsidR="00DD472F" w:rsidRDefault="00B36623" w:rsidP="0055758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=COUNT(C:C)</w:t>
      </w:r>
    </w:p>
    <w:p w14:paraId="7F70AD8A" w14:textId="77777777" w:rsidR="00DD472F" w:rsidRDefault="00B36623" w:rsidP="00557583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Cell H4, type the following label: “Sample Size:”</w:t>
      </w:r>
    </w:p>
    <w:p w14:paraId="20BE9580" w14:textId="77777777" w:rsidR="00DD472F" w:rsidRDefault="00B36623" w:rsidP="00557583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 Hypothesized Mean: </w:t>
      </w:r>
    </w:p>
    <w:p w14:paraId="4A7A0779" w14:textId="77777777" w:rsidR="00DD472F" w:rsidRDefault="00B36623" w:rsidP="00557583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Cell I5, enter a value of 7. This represents 7 hours.</w:t>
      </w:r>
    </w:p>
    <w:p w14:paraId="467D7ABC" w14:textId="6EB153EE" w:rsidR="00DD472F" w:rsidRDefault="00B36623" w:rsidP="00557583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Cell H5, type “Hypothesized Mean</w:t>
      </w:r>
      <w:r w:rsidR="00557583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67F838C2" w14:textId="77777777" w:rsidR="006D333E" w:rsidRDefault="006D333E">
      <w:pPr>
        <w:rPr>
          <w:ins w:id="3" w:author="Mahalakshmi Usha (Integra)" w:date="2024-09-16T17:43:00Z"/>
          <w:rFonts w:ascii="Times New Roman" w:eastAsia="Times New Roman" w:hAnsi="Times New Roman" w:cs="Times New Roman"/>
          <w:sz w:val="24"/>
          <w:szCs w:val="24"/>
        </w:rPr>
      </w:pPr>
      <w:ins w:id="4" w:author="Mahalakshmi Usha (Integra)" w:date="2024-09-16T17:43:00Z">
        <w:r>
          <w:rPr>
            <w:rFonts w:ascii="Times New Roman" w:eastAsia="Times New Roman" w:hAnsi="Times New Roman" w:cs="Times New Roman"/>
            <w:sz w:val="24"/>
            <w:szCs w:val="24"/>
          </w:rPr>
          <w:br w:type="page"/>
        </w:r>
      </w:ins>
    </w:p>
    <w:p w14:paraId="56DA469A" w14:textId="01E276E7" w:rsidR="00DD472F" w:rsidRDefault="00B36623" w:rsidP="00557583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bookmarkStart w:id="5" w:name="_GoBack"/>
      <w:bookmarkEnd w:id="5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Calculate t-statistic:</w:t>
      </w:r>
    </w:p>
    <w:p w14:paraId="0ED366A7" w14:textId="77777777" w:rsidR="00DD472F" w:rsidRDefault="00B36623" w:rsidP="00557583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Cell I6, type the following expression:</w:t>
      </w:r>
    </w:p>
    <w:p w14:paraId="5F15CCF0" w14:textId="77777777" w:rsidR="00DD472F" w:rsidRDefault="00B36623" w:rsidP="0055758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=(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I2 - I5)/(I3/SQRT(I4))</w:t>
      </w:r>
    </w:p>
    <w:p w14:paraId="6263FCD6" w14:textId="77777777" w:rsidR="00DD472F" w:rsidRDefault="00B36623" w:rsidP="0055758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based on the following formula:</w:t>
      </w:r>
    </w:p>
    <w:p w14:paraId="30E77BEE" w14:textId="77777777" w:rsidR="00DD472F" w:rsidRDefault="00B36623" w:rsidP="0055758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2B62EA0" wp14:editId="62278F0F">
            <wp:extent cx="2952750" cy="48577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85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8A194D" w14:textId="77777777" w:rsidR="00DD472F" w:rsidRDefault="00B36623" w:rsidP="00557583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Cell H6, type the label “t-value:”</w:t>
      </w:r>
    </w:p>
    <w:p w14:paraId="3BF96F85" w14:textId="77777777" w:rsidR="00DD472F" w:rsidRDefault="00B36623" w:rsidP="00557583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Find p-value:</w:t>
      </w:r>
    </w:p>
    <w:p w14:paraId="6B382545" w14:textId="77777777" w:rsidR="00DD472F" w:rsidRDefault="00B36623" w:rsidP="00557583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Cell I7, type the following expression:</w:t>
      </w:r>
    </w:p>
    <w:p w14:paraId="63FAADBE" w14:textId="77777777" w:rsidR="00DD472F" w:rsidRDefault="00B36623" w:rsidP="00557583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T.DIST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(I6,I4-1,TRUE)</w:t>
      </w:r>
    </w:p>
    <w:p w14:paraId="22E83E99" w14:textId="77777777" w:rsidR="00DD472F" w:rsidRDefault="00B36623" w:rsidP="00557583">
      <w:pPr>
        <w:numPr>
          <w:ilvl w:val="1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 Cell H7, type the label: “p-value:”</w:t>
      </w:r>
    </w:p>
    <w:sectPr w:rsidR="00DD472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0264640F" w16cex:dateUtc="2024-07-12T23:37:00Z"/>
  <w16cex:commentExtensible w16cex:durableId="383975B0" w16cex:dateUtc="2024-06-07T11:30:00Z"/>
  <w16cex:commentExtensible w16cex:durableId="22B49703" w16cex:dateUtc="2024-07-11T21:22:00Z"/>
  <w16cex:commentExtensible w16cex:durableId="3ED3CAFF" w16cex:dateUtc="2024-07-12T22:43:00Z"/>
  <w16cex:commentExtensible w16cex:durableId="7F77AD7E" w16cex:dateUtc="2024-06-06T10:07:00Z"/>
  <w16cex:commentExtensible w16cex:durableId="7E89AD58" w16cex:dateUtc="2024-07-11T21:22:00Z"/>
  <w16cex:commentExtensible w16cex:durableId="2F8FBB4F" w16cex:dateUtc="2024-07-12T22:43:00Z"/>
  <w16cex:commentExtensible w16cex:durableId="434FA511" w16cex:dateUtc="2024-06-06T10:08:00Z"/>
  <w16cex:commentExtensible w16cex:durableId="61A57FFF" w16cex:dateUtc="2024-07-11T21:22:00Z"/>
  <w16cex:commentExtensible w16cex:durableId="649C4AA3" w16cex:dateUtc="2024-07-12T22:44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1707CD6-3697-4DBC-ADF7-088597F165A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2" w:fontKey="{D0F6D7FF-38E2-412C-B3D3-C9841779ECB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EFF9716C-1482-420C-BA81-EA89FFFB564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64B69D7-0B2E-4A24-8948-1C061C45177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E36242"/>
    <w:multiLevelType w:val="hybridMultilevel"/>
    <w:tmpl w:val="97E6FEEA"/>
    <w:lvl w:ilvl="0" w:tplc="09F8E1A4">
      <w:start w:val="1"/>
      <w:numFmt w:val="decimal"/>
      <w:lvlText w:val="%1."/>
      <w:lvlJc w:val="left"/>
      <w:pPr>
        <w:ind w:left="1020" w:hanging="360"/>
      </w:pPr>
    </w:lvl>
    <w:lvl w:ilvl="1" w:tplc="CB6EC0E0">
      <w:start w:val="1"/>
      <w:numFmt w:val="decimal"/>
      <w:lvlText w:val="%2."/>
      <w:lvlJc w:val="left"/>
      <w:pPr>
        <w:ind w:left="1020" w:hanging="360"/>
      </w:pPr>
    </w:lvl>
    <w:lvl w:ilvl="2" w:tplc="08AE52EE">
      <w:start w:val="1"/>
      <w:numFmt w:val="decimal"/>
      <w:lvlText w:val="%3."/>
      <w:lvlJc w:val="left"/>
      <w:pPr>
        <w:ind w:left="1020" w:hanging="360"/>
      </w:pPr>
    </w:lvl>
    <w:lvl w:ilvl="3" w:tplc="CEB20C8C">
      <w:start w:val="1"/>
      <w:numFmt w:val="decimal"/>
      <w:lvlText w:val="%4."/>
      <w:lvlJc w:val="left"/>
      <w:pPr>
        <w:ind w:left="1020" w:hanging="360"/>
      </w:pPr>
    </w:lvl>
    <w:lvl w:ilvl="4" w:tplc="D010A140">
      <w:start w:val="1"/>
      <w:numFmt w:val="decimal"/>
      <w:lvlText w:val="%5."/>
      <w:lvlJc w:val="left"/>
      <w:pPr>
        <w:ind w:left="1020" w:hanging="360"/>
      </w:pPr>
    </w:lvl>
    <w:lvl w:ilvl="5" w:tplc="98F2F4D8">
      <w:start w:val="1"/>
      <w:numFmt w:val="decimal"/>
      <w:lvlText w:val="%6."/>
      <w:lvlJc w:val="left"/>
      <w:pPr>
        <w:ind w:left="1020" w:hanging="360"/>
      </w:pPr>
    </w:lvl>
    <w:lvl w:ilvl="6" w:tplc="831A1426">
      <w:start w:val="1"/>
      <w:numFmt w:val="decimal"/>
      <w:lvlText w:val="%7."/>
      <w:lvlJc w:val="left"/>
      <w:pPr>
        <w:ind w:left="1020" w:hanging="360"/>
      </w:pPr>
    </w:lvl>
    <w:lvl w:ilvl="7" w:tplc="55E81968">
      <w:start w:val="1"/>
      <w:numFmt w:val="decimal"/>
      <w:lvlText w:val="%8."/>
      <w:lvlJc w:val="left"/>
      <w:pPr>
        <w:ind w:left="1020" w:hanging="360"/>
      </w:pPr>
    </w:lvl>
    <w:lvl w:ilvl="8" w:tplc="254C15FE">
      <w:start w:val="1"/>
      <w:numFmt w:val="decimal"/>
      <w:lvlText w:val="%9."/>
      <w:lvlJc w:val="left"/>
      <w:pPr>
        <w:ind w:left="1020" w:hanging="360"/>
      </w:pPr>
    </w:lvl>
  </w:abstractNum>
  <w:abstractNum w:abstractNumId="1" w15:restartNumberingAfterBreak="0">
    <w:nsid w:val="1E0423C8"/>
    <w:multiLevelType w:val="hybridMultilevel"/>
    <w:tmpl w:val="AE044E16"/>
    <w:lvl w:ilvl="0" w:tplc="2A5434C6">
      <w:start w:val="1"/>
      <w:numFmt w:val="decimal"/>
      <w:lvlText w:val="%1."/>
      <w:lvlJc w:val="left"/>
      <w:pPr>
        <w:ind w:left="1020" w:hanging="360"/>
      </w:pPr>
    </w:lvl>
    <w:lvl w:ilvl="1" w:tplc="0D34FD2A">
      <w:start w:val="1"/>
      <w:numFmt w:val="decimal"/>
      <w:lvlText w:val="%2."/>
      <w:lvlJc w:val="left"/>
      <w:pPr>
        <w:ind w:left="1020" w:hanging="360"/>
      </w:pPr>
    </w:lvl>
    <w:lvl w:ilvl="2" w:tplc="B9B6053A">
      <w:start w:val="1"/>
      <w:numFmt w:val="decimal"/>
      <w:lvlText w:val="%3."/>
      <w:lvlJc w:val="left"/>
      <w:pPr>
        <w:ind w:left="1020" w:hanging="360"/>
      </w:pPr>
    </w:lvl>
    <w:lvl w:ilvl="3" w:tplc="CE5414AC">
      <w:start w:val="1"/>
      <w:numFmt w:val="decimal"/>
      <w:lvlText w:val="%4."/>
      <w:lvlJc w:val="left"/>
      <w:pPr>
        <w:ind w:left="1020" w:hanging="360"/>
      </w:pPr>
    </w:lvl>
    <w:lvl w:ilvl="4" w:tplc="7A12A280">
      <w:start w:val="1"/>
      <w:numFmt w:val="decimal"/>
      <w:lvlText w:val="%5."/>
      <w:lvlJc w:val="left"/>
      <w:pPr>
        <w:ind w:left="1020" w:hanging="360"/>
      </w:pPr>
    </w:lvl>
    <w:lvl w:ilvl="5" w:tplc="AA38CA8A">
      <w:start w:val="1"/>
      <w:numFmt w:val="decimal"/>
      <w:lvlText w:val="%6."/>
      <w:lvlJc w:val="left"/>
      <w:pPr>
        <w:ind w:left="1020" w:hanging="360"/>
      </w:pPr>
    </w:lvl>
    <w:lvl w:ilvl="6" w:tplc="AA04DF96">
      <w:start w:val="1"/>
      <w:numFmt w:val="decimal"/>
      <w:lvlText w:val="%7."/>
      <w:lvlJc w:val="left"/>
      <w:pPr>
        <w:ind w:left="1020" w:hanging="360"/>
      </w:pPr>
    </w:lvl>
    <w:lvl w:ilvl="7" w:tplc="FC1A36A8">
      <w:start w:val="1"/>
      <w:numFmt w:val="decimal"/>
      <w:lvlText w:val="%8."/>
      <w:lvlJc w:val="left"/>
      <w:pPr>
        <w:ind w:left="1020" w:hanging="360"/>
      </w:pPr>
    </w:lvl>
    <w:lvl w:ilvl="8" w:tplc="3566DF3C">
      <w:start w:val="1"/>
      <w:numFmt w:val="decimal"/>
      <w:lvlText w:val="%9."/>
      <w:lvlJc w:val="left"/>
      <w:pPr>
        <w:ind w:left="1020" w:hanging="360"/>
      </w:pPr>
    </w:lvl>
  </w:abstractNum>
  <w:abstractNum w:abstractNumId="2" w15:restartNumberingAfterBreak="0">
    <w:nsid w:val="25754060"/>
    <w:multiLevelType w:val="multilevel"/>
    <w:tmpl w:val="489278C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au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color w:val="auto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ahalakshmi Usha (Integra)">
    <w15:presenceInfo w15:providerId="AD" w15:userId="S-1-5-21-1408920735-363312195-2789242753-5817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WyNDc3M7U0tjAzNDFT0lEKTi0uzszPAykwrAUAnlzM6iwAAAA="/>
  </w:docVars>
  <w:rsids>
    <w:rsidRoot w:val="00DD472F"/>
    <w:rsid w:val="00065849"/>
    <w:rsid w:val="001D6006"/>
    <w:rsid w:val="00464618"/>
    <w:rsid w:val="005062FE"/>
    <w:rsid w:val="00557583"/>
    <w:rsid w:val="005E7564"/>
    <w:rsid w:val="00695397"/>
    <w:rsid w:val="006D333E"/>
    <w:rsid w:val="00702EBC"/>
    <w:rsid w:val="00722AE9"/>
    <w:rsid w:val="00AF363D"/>
    <w:rsid w:val="00B36623"/>
    <w:rsid w:val="00C502BC"/>
    <w:rsid w:val="00C82DAD"/>
    <w:rsid w:val="00DD472F"/>
    <w:rsid w:val="00EF1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63336"/>
  <w15:docId w15:val="{FF6DB3FA-D807-4A04-A20D-5B675C06A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C502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502B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502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02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02BC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65849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758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758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microsoft.com/office/2018/08/relationships/commentsExtensible" Target="commentsExtensi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microsoft.com/office/2011/relationships/people" Target="people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B5C8F962-8D77-4922-BF04-C717884A1C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DC0EF0C-B153-4418-AE10-C7F2908D45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0377D44-8884-4EA4-B4AC-9EB0F2969C3D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Mahalakshmi Usha (Integra)</cp:lastModifiedBy>
  <cp:revision>11</cp:revision>
  <dcterms:created xsi:type="dcterms:W3CDTF">2024-06-06T10:03:00Z</dcterms:created>
  <dcterms:modified xsi:type="dcterms:W3CDTF">2024-09-16T12:13:00Z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