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E48D9" w14:textId="77777777" w:rsidR="00F17385" w:rsidRPr="00944C77" w:rsidRDefault="00685C24">
      <w:pPr>
        <w:pStyle w:val="Title"/>
        <w:rPr>
          <w:rFonts w:ascii="Times New Roman" w:hAnsi="Times New Roman" w:cs="Times New Roman"/>
          <w:sz w:val="48"/>
          <w:szCs w:val="48"/>
          <w:rPrChange w:id="0" w:author="Arthi Anandan (Integra)" w:date="2024-09-16T15:49:00Z">
            <w:rPr/>
          </w:rPrChange>
        </w:rPr>
      </w:pPr>
      <w:bookmarkStart w:id="1" w:name="_om0obirowabn" w:colFirst="0" w:colLast="0"/>
      <w:bookmarkEnd w:id="1"/>
      <w:r w:rsidRPr="00944C77">
        <w:rPr>
          <w:rFonts w:ascii="Times New Roman" w:hAnsi="Times New Roman" w:cs="Times New Roman"/>
          <w:sz w:val="48"/>
          <w:szCs w:val="48"/>
          <w:rPrChange w:id="2" w:author="Arthi Anandan (Integra)" w:date="2024-09-16T15:49:00Z">
            <w:rPr/>
          </w:rPrChange>
        </w:rPr>
        <w:t>Chapter 3</w:t>
      </w:r>
    </w:p>
    <w:p w14:paraId="338DB474" w14:textId="77777777" w:rsidR="00F17385" w:rsidRPr="00944C77" w:rsidRDefault="00685C24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  <w:rPrChange w:id="3" w:author="Arthi Anandan (Integra)" w:date="2024-09-16T15:49:00Z">
            <w:rPr/>
          </w:rPrChange>
        </w:rPr>
      </w:pPr>
      <w:bookmarkStart w:id="4" w:name="_y6tm1qnshyns" w:colFirst="0" w:colLast="0"/>
      <w:bookmarkEnd w:id="4"/>
      <w:r w:rsidRPr="00944C77">
        <w:rPr>
          <w:rFonts w:ascii="Times New Roman" w:hAnsi="Times New Roman" w:cs="Times New Roman"/>
          <w:sz w:val="36"/>
          <w:szCs w:val="36"/>
          <w:rPrChange w:id="5" w:author="Arthi Anandan (Integra)" w:date="2024-09-16T15:49:00Z">
            <w:rPr/>
          </w:rPrChange>
        </w:rPr>
        <w:t>Try It Yourself: Explore a Line Chart</w:t>
      </w:r>
    </w:p>
    <w:p w14:paraId="5E509749" w14:textId="77777777" w:rsidR="00F17385" w:rsidRPr="00944C77" w:rsidRDefault="00685C24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  <w:rPrChange w:id="6" w:author="Arthi Anandan (Integra)" w:date="2024-09-16T15:49:00Z">
            <w:rPr/>
          </w:rPrChange>
        </w:rPr>
      </w:pPr>
      <w:bookmarkStart w:id="7" w:name="_smv7mm62jxia" w:colFirst="0" w:colLast="0"/>
      <w:bookmarkEnd w:id="7"/>
      <w:r w:rsidRPr="00944C77">
        <w:rPr>
          <w:rFonts w:ascii="Times New Roman" w:hAnsi="Times New Roman" w:cs="Times New Roman"/>
          <w:sz w:val="28"/>
          <w:szCs w:val="28"/>
          <w:rPrChange w:id="8" w:author="Arthi Anandan (Integra)" w:date="2024-09-16T15:49:00Z">
            <w:rPr/>
          </w:rPrChange>
        </w:rPr>
        <w:t>Excel Instructions</w:t>
      </w:r>
    </w:p>
    <w:p w14:paraId="54C8C0DB" w14:textId="77777777" w:rsidR="00F17385" w:rsidRDefault="00685C2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child_mortality_long.csv dataset in Excel.</w:t>
      </w:r>
    </w:p>
    <w:p w14:paraId="349B7CA2" w14:textId="77777777" w:rsidR="00F17385" w:rsidRDefault="00685C2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Filter the data.</w:t>
      </w:r>
    </w:p>
    <w:p w14:paraId="4C091BFB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Highlight the country column (Column A) and year column (Column B).</w:t>
      </w:r>
    </w:p>
    <w:p w14:paraId="148350D1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In the Excel ribbon, under the Home tab, navigate to Sort &amp; </w:t>
      </w:r>
      <w:proofErr w:type="spellStart"/>
      <w:r>
        <w:rPr>
          <w:rFonts w:ascii="Cardo" w:eastAsia="Cardo" w:hAnsi="Cardo" w:cs="Cardo"/>
          <w:sz w:val="24"/>
          <w:szCs w:val="24"/>
        </w:rPr>
        <w:t>Filter→Filter</w:t>
      </w:r>
      <w:proofErr w:type="spellEnd"/>
      <w:r>
        <w:rPr>
          <w:rFonts w:ascii="Cardo" w:eastAsia="Cardo" w:hAnsi="Cardo" w:cs="Cardo"/>
          <w:sz w:val="24"/>
          <w:szCs w:val="24"/>
        </w:rPr>
        <w:t>. A small arrow will appear on the right-hand side of the column header in Columns A and B.</w:t>
      </w:r>
    </w:p>
    <w:p w14:paraId="0CC0133B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Filter to show only observations where country is United States.</w:t>
      </w:r>
    </w:p>
    <w:p w14:paraId="3FAE85D7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arrow in the column header in Column A.</w:t>
      </w:r>
    </w:p>
    <w:p w14:paraId="255166EB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Deselect the box next to Select All.</w:t>
      </w:r>
    </w:p>
    <w:p w14:paraId="3EE608BB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box next to United States. Click OK.</w:t>
      </w:r>
    </w:p>
    <w:p w14:paraId="19E9D317" w14:textId="281087E4" w:rsidR="00F17385" w:rsidDel="00525840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del w:id="9" w:author="Arthi Anandan (Integra)" w:date="2024-09-16T15:48:00Z"/>
          <w:rFonts w:ascii="Times New Roman" w:eastAsia="Times New Roman" w:hAnsi="Times New Roman" w:cs="Times New Roman"/>
          <w:sz w:val="24"/>
          <w:szCs w:val="24"/>
        </w:rPr>
      </w:pPr>
      <w:commentRangeStart w:id="10"/>
      <w:commentRangeStart w:id="11"/>
      <w:del w:id="12" w:author="Arthi Anandan (Integra)" w:date="2024-09-16T15:48:00Z">
        <w:r w:rsidDel="00525840">
          <w:rPr>
            <w:rFonts w:ascii="Times New Roman" w:eastAsia="Times New Roman" w:hAnsi="Times New Roman" w:cs="Times New Roman"/>
            <w:sz w:val="24"/>
            <w:szCs w:val="24"/>
          </w:rPr>
          <w:delText>Highlight the year column (Column B).</w:delText>
        </w:r>
        <w:commentRangeEnd w:id="10"/>
        <w:r w:rsidR="0013146B" w:rsidDel="00525840">
          <w:rPr>
            <w:rStyle w:val="CommentReference"/>
          </w:rPr>
          <w:commentReference w:id="10"/>
        </w:r>
        <w:commentRangeEnd w:id="11"/>
        <w:r w:rsidR="003B4580" w:rsidDel="00525840">
          <w:rPr>
            <w:rStyle w:val="CommentReference"/>
          </w:rPr>
          <w:commentReference w:id="11"/>
        </w:r>
      </w:del>
    </w:p>
    <w:p w14:paraId="3A53D513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Filter to show only observations where year is between 1880 and 2020.</w:t>
      </w:r>
    </w:p>
    <w:p w14:paraId="3D220AD3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arrow in the column header in Column B.</w:t>
      </w:r>
    </w:p>
    <w:p w14:paraId="5E062115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Select Number Filters → Between…</w:t>
      </w:r>
    </w:p>
    <w:p w14:paraId="2C301A11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top box type 1880.</w:t>
      </w:r>
    </w:p>
    <w:p w14:paraId="4C64C62E" w14:textId="77777777" w:rsidR="00F17385" w:rsidRDefault="00685C2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bottom box type 2020.</w:t>
      </w:r>
    </w:p>
    <w:p w14:paraId="5113C1E7" w14:textId="77777777" w:rsidR="00F17385" w:rsidRDefault="00685C2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the line chart.</w:t>
      </w:r>
    </w:p>
    <w:p w14:paraId="7E02AA08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Highlight the exact cells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child_mortality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(Columns C1 to C56209).</w:t>
      </w:r>
    </w:p>
    <w:p w14:paraId="4742036B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Excel ribbon, go to the Insert tab. </w:t>
      </w:r>
    </w:p>
    <w:p w14:paraId="4A8A0C4B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Line Chart icon under the group of Charts.</w:t>
      </w:r>
    </w:p>
    <w:p w14:paraId="2D066CB8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Choose line chart.</w:t>
      </w:r>
    </w:p>
    <w:p w14:paraId="6A858FA8" w14:textId="7CF9571E" w:rsidR="00F17385" w:rsidRDefault="00F1738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GoBack"/>
      <w:bookmarkEnd w:id="13"/>
    </w:p>
    <w:p w14:paraId="633591D5" w14:textId="6D6E7489" w:rsidR="00D41DCA" w:rsidRDefault="000010A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99665" wp14:editId="77780AE2">
            <wp:extent cx="5943600" cy="3766185"/>
            <wp:effectExtent l="0" t="0" r="0" b="5715"/>
            <wp:docPr id="1669459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592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FE71" w14:textId="77777777" w:rsidR="00F17385" w:rsidRDefault="00685C2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year to the line chart.</w:t>
      </w:r>
    </w:p>
    <w:p w14:paraId="0C0209CC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Right-click inside the line chart.</w:t>
      </w:r>
    </w:p>
    <w:p w14:paraId="453E9B4B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Choose Select Data…</w:t>
      </w:r>
    </w:p>
    <w:p w14:paraId="0DD87154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Add button</w:t>
      </w:r>
    </w:p>
    <w:p w14:paraId="43805844" w14:textId="77777777" w:rsidR="00F17385" w:rsidRDefault="00685C2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9C3E4A" wp14:editId="710E7DFD">
            <wp:extent cx="3724275" cy="1943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6FDC0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OK</w:t>
      </w:r>
    </w:p>
    <w:p w14:paraId="46016872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Edit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far right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panel.</w:t>
      </w:r>
    </w:p>
    <w:p w14:paraId="3F10B202" w14:textId="77777777" w:rsidR="00F17385" w:rsidRDefault="00685C2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4043C55" wp14:editId="418B7899">
            <wp:extent cx="5943600" cy="3479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9D356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up arrow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9E58C1" wp14:editId="3BBFAF6B">
            <wp:extent cx="190500" cy="21647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6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D7791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Cells B1 through B56209</w:t>
      </w:r>
    </w:p>
    <w:p w14:paraId="5060A9C0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down-arrow button to save.</w:t>
      </w:r>
    </w:p>
    <w:p w14:paraId="275D0DCF" w14:textId="77777777" w:rsidR="00F17385" w:rsidRDefault="00685C2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B96467" wp14:editId="3A4D96AA">
            <wp:extent cx="3752850" cy="80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7769F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OK</w:t>
      </w:r>
    </w:p>
    <w:p w14:paraId="45BE82FC" w14:textId="77777777" w:rsidR="00F17385" w:rsidRDefault="00685C2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OK</w:t>
      </w:r>
    </w:p>
    <w:sectPr w:rsidR="00F173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0" w:author="Aleksandr Stashkov" w:date="2024-05-13T16:38:00Z" w:initials="AS">
    <w:p w14:paraId="7B720095" w14:textId="482511EA" w:rsidR="0013146B" w:rsidRDefault="0013146B" w:rsidP="0013146B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EPM: Can be omitted.</w:t>
      </w:r>
    </w:p>
  </w:comment>
  <w:comment w:id="11" w:author="Brennan Davis" w:date="2024-05-24T12:03:00Z" w:initials="BD">
    <w:p w14:paraId="01FF155F" w14:textId="77777777" w:rsidR="003B4580" w:rsidRDefault="003B4580" w:rsidP="003B4580">
      <w:pPr>
        <w:pStyle w:val="CommentText"/>
      </w:pPr>
      <w:r>
        <w:rPr>
          <w:rStyle w:val="CommentReference"/>
        </w:rPr>
        <w:annotationRef/>
      </w:r>
      <w:r>
        <w:t>agree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B720095" w15:done="0"/>
  <w15:commentEx w15:paraId="01FF155F" w15:paraIdParent="7B72009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4CC2278" w16cex:dateUtc="2024-05-13T12:38:00Z"/>
  <w16cex:commentExtensible w16cex:durableId="79F0E392" w16cex:dateUtc="2024-05-24T19:03:00Z"/>
  <w16cex:commentExtensible w16cex:durableId="4468B6BD" w16cex:dateUtc="2024-05-13T12:42:00Z"/>
  <w16cex:commentExtensible w16cex:durableId="1CB0E9F6" w16cex:dateUtc="2024-05-24T19:35:00Z"/>
  <w16cex:commentExtensible w16cex:durableId="52A9E36A" w16cex:dateUtc="2024-05-13T12:55:00Z"/>
  <w16cex:commentExtensible w16cex:durableId="3F4FE615" w16cex:dateUtc="2024-05-24T2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B720095" w16cid:durableId="44CC2278"/>
  <w16cid:commentId w16cid:paraId="01FF155F" w16cid:durableId="79F0E39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B95D97DC-8E68-405F-9B78-3D8A85A1FE02}"/>
  </w:font>
  <w:font w:name="Cardo">
    <w:charset w:val="00"/>
    <w:family w:val="auto"/>
    <w:pitch w:val="default"/>
    <w:embedRegular r:id="rId2" w:fontKey="{B0CD4AF8-4162-472A-8A20-6082F2BCD61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7FF6A71-4C38-46C0-9EA2-B5D8B3450D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62E9962-4A86-4378-A975-06F741D3EE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C931C7"/>
    <w:multiLevelType w:val="multilevel"/>
    <w:tmpl w:val="B4AE1B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rthi Anandan (Integra)">
    <w15:presenceInfo w15:providerId="AD" w15:userId="S-1-5-21-1408920735-363312195-2789242753-82411"/>
  </w15:person>
  <w15:person w15:author="Aleksandr Stashkov">
    <w15:presenceInfo w15:providerId="AD" w15:userId="S::Aleksandr_Stashkov@epam.com::7868244f-7cc1-4bd6-b629-7020ce1ab38e"/>
  </w15:person>
  <w15:person w15:author="Brennan Davis">
    <w15:presenceInfo w15:providerId="AD" w15:userId="S::bdavis39@calpoly.edu::e028e4da-b5b9-4d31-ba11-c50ff19eed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wNTQwNLA0NbUAMpR0lIJTi4sz8/NACgxrAeIbr/0sAAAA"/>
  </w:docVars>
  <w:rsids>
    <w:rsidRoot w:val="00F17385"/>
    <w:rsid w:val="000010AD"/>
    <w:rsid w:val="0013146B"/>
    <w:rsid w:val="003B4580"/>
    <w:rsid w:val="00525840"/>
    <w:rsid w:val="00685C24"/>
    <w:rsid w:val="00944C77"/>
    <w:rsid w:val="00947ED2"/>
    <w:rsid w:val="00C531FD"/>
    <w:rsid w:val="00D41DCA"/>
    <w:rsid w:val="00DC2082"/>
    <w:rsid w:val="00F1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4C0C"/>
  <w15:docId w15:val="{AA20B6EE-2596-4068-884A-DDDB0A15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1314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14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14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4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46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1DCA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584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DF4C13-570A-4A40-A139-5F76A588C6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637EAD-8DC9-4624-81E5-DD2D3394C582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E049622F-0A2B-4695-BC04-87711B5C93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12</cp:revision>
  <dcterms:created xsi:type="dcterms:W3CDTF">2024-05-13T12:36:00Z</dcterms:created>
  <dcterms:modified xsi:type="dcterms:W3CDTF">2024-09-16T10:19:00Z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